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 w14:paraId="15000001" w14:textId="77777777">
      <w:r>
        <w:t xml:space="preserve">Synthetic Projection Agreement — Session 015</w:t>
      </w:r>
    </w:p>
    <w:p w14:paraId="15000002" w14:textId="77777777">
      <w:r>
        <w:t xml:space="preserve">The split-</w:t>
      </w:r>
      <w:r>
        <w:t xml:space="preserve">run obligation </w:t>
      </w:r>
      <w:r>
        <w:t xml:space="preserve">remains exact.</w:t>
      </w:r>
    </w:p>
    <w:p w14:paraId="15000003" w14:textId="77777777">
      <w:r>
        <w:t xml:space="preserve">Whitespace  preservation remains exact.</w:t>
      </w:r>
    </w:p>
    <w:p w14:paraId="15000004" w14:textId="77777777">
      <w:r>
        <w:t xml:space="preserve">Repeated synthetic clause. Between anchors. </w:t>
      </w:r>
      <w:r>
        <w:t xml:space="preserve">Repeated synthetic clause.</w:t>
      </w:r>
    </w:p>
    <w:p w14:paraId="15000005" w14:textId="77777777">
      <w:r>
        <w:t xml:space="preserve">The </w:t>
      </w:r>
      <w:ins w:id="21" w:author="Synthetic Reviewer" w:date="2026-08-13T00:00:00Z">
        <w:r>
          <w:t xml:space="preserve">inserted synthetic obligation</w:t>
        </w:r>
      </w:ins>
      <w:r>
        <w:t xml:space="preserve"> remains pending review.</w:t>
      </w:r>
    </w:p>
    <w:p w14:paraId="15000006" w14:textId="77777777">
      <w:r>
        <w:t xml:space="preserve">Visible before </w:t>
      </w:r>
      <w:del w:id="22" w:author="Synthetic Reviewer" w:date="2026-08-13T00:00:00Z">
        <w:r>
          <w:delText xml:space="preserve">deleted synthetic obligation</w:delText>
        </w:r>
      </w:del>
      <w:r>
        <w:t xml:space="preserve"> visible after.</w:t>
      </w:r>
    </w:p>
    <w:p w14:paraId="15000007" w14:textId="77777777">
      <w:r>
        <w:t xml:space="preserve">Renewal date: </w:t>
      </w:r>
      <w:r>
        <w:fldChar w:fldCharType="begin"/>
      </w:r>
      <w:r>
        <w:instrText xml:space="preserve"> DATE \@ "d MMMM yyyy" </w:instrText>
      </w:r>
      <w:r>
        <w:fldChar w:fldCharType="separate"/>
      </w:r>
      <w:r>
        <w:t xml:space="preserve">1 January 2030</w:t>
      </w:r>
      <w:r>
        <w:fldChar w:fldCharType="end"/>
      </w:r>
      <w:r>
        <w:t xml:space="preserve"> is synthetic.</w:t>
      </w:r>
    </w:p>
    <w:p w14:paraId="15000008" w14:textId="77777777">
      <w:pPr>
        <w:numPr>
          <w:ilvl w:val="0"/>
          <w:numId w:val="5"/>
        </w:numPr>
      </w:pPr>
      <w:r>
        <w:t xml:space="preserve">First numbered synthetic obligation.</w:t>
      </w:r>
    </w:p>
    <w:tbl>
      <w:tblPr/>
      <w:tblGrid>
        <w:gridCol w:w="7200"/>
      </w:tblGrid>
      <w:tr>
        <w:tc>
          <w:tcPr>
            <w:tcW w:w="7200" w:type="dxa"/>
          </w:tcPr>
          <w:p w14:paraId="15000009" w14:textId="77777777">
            <w:r>
              <w:t xml:space="preserve">Table cell synthetic obligation.</w:t>
            </w:r>
          </w:p>
        </w:tc>
      </w:tr>
    </w:tbl>
    <w:p w14:paraId="1500000A" w14:textId="77777777">
      <w:r>
        <w:t xml:space="preserve">The </w:t>
      </w:r>
      <w:commentRangeStart w:id="7"/>
      <w:r>
        <w:t xml:space="preserve">commented synthetic phrase</w:t>
      </w:r>
      <w:commentRangeEnd w:id="7"/>
      <w:r>
        <w:commentReference w:id="7"/>
      </w:r>
      <w:r>
        <w:t xml:space="preserve"> is under discussion.</w:t>
      </w:r>
    </w:p>
    <w:p w14:paraId="1500000B" w14:textId="77777777">
      <w:r>
        <w:t xml:space="preserve">Multi-paragraph synthetic clause begins here.</w:t>
      </w:r>
    </w:p>
    <w:p w14:paraId="1500000C" w14:textId="77777777">
      <w:r>
        <w:t xml:space="preserve">Multi-paragraph synthetic clause ends here.</w:t>
      </w:r>
    </w:p>
    <w:p w14:paraId="1500000D" w14:textId="77777777">
      <w:r>
        <w:t xml:space="preserve">Café normalization anchor.</w:t>
      </w:r>
    </w:p>
    <w:p w14:paraId="15000011" w14:textId="77777777">
      <w:r>
        <w:t xml:space="preserve">Footnote marker</w:t>
      </w:r>
      <w:r>
        <w:footnoteReference w:id="2"/>
      </w:r>
      <w:r>
        <w:t xml:space="preserve">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7" w:author="Synthetic Commenter" w:initials="SC" w:date="2026-08-13T00:00:00Z">
    <w:p w14:paraId="15000012" w14:textId="77777777">
      <w:r>
        <w:t xml:space="preserve">Synthetic comment body.</w:t>
      </w:r>
    </w:p>
  </w:comment>
</w:comments>
</file>

<file path=word/footer1.xml><?xml version="1.0" encoding="utf-8"?>
<w:ftr xmlns:w="http://schemas.openxmlformats.org/wordprocessingml/2006/main" xmlns:w14="http://schemas.microsoft.com/office/word/2010/wordml">
  <w:p w14:paraId="1500000F" w14:textId="77777777">
    <w:r>
      <w:t xml:space="preserve">Synthetic confidential footer anchor.</w:t>
    </w:r>
  </w:p>
</w:ftr>
</file>

<file path=word/footnotes.xml><?xml version="1.0" encoding="utf-8"?>
<w:footnotes xmlns:w="http://schemas.openxmlformats.org/wordprocessingml/2006/main" xmlns:w14="http://schemas.microsoft.com/office/word/2010/wordml">
  <w:footnote w:id="-1">
    <w:p w14:paraId="15000013" w14:textId="77777777">
      <w:r>
        <w:separator/>
      </w:r>
    </w:p>
  </w:footnote>
  <w:footnote w:id="0">
    <w:p w14:paraId="15000014" w14:textId="77777777">
      <w:r>
        <w:continuationSeparator/>
      </w:r>
    </w:p>
  </w:footnote>
  <w:footnote w:id="2">
    <w:p w14:paraId="15000010" w14:textId="77777777">
      <w:r>
        <w:t xml:space="preserve">Synthetic footnote obligation.</w:t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1500000E" w14:textId="77777777">
    <w:r>
      <w:t xml:space="preserve">Synthetic privileged header anchor.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</w:lvl>
  </w:abstractNum>
  <w:num w:numId="5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