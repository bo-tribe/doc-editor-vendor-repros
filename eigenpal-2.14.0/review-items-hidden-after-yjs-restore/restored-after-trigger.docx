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9 — Limitation of Liability</w:t>
      </w:r>
    </w:p>
    <w:p w14:paraId="5D0B46D1" w14:textId="5D0B46D1">
      <w:r>
        <w:t xml:space="preserve">The </w:t>
      </w:r>
      <w:ins w:author="Reviewer A" w:date="2026-09-01T21:51:04Z" w:id="1917">
        <w:r>
          <w:t>TOTAL LIABILITY</w:t>
        </w:r>
      </w:ins>
      <w:del w:author="Reviewer A" w:date="2026-09-01T21:51:04Z" w:id="1917">
        <w:r>
          <w:delText>aggregate liability</w:delText>
        </w:r>
      </w:del>
      <w:r>
        <w:t xml:space="preserve"> of the Seller under this Agreement shall not exceed the Consideration.</w:t>
      </w:r>
    </w:p>
    <w:p w14:paraId="5A0B4218" w14:textId="5A0B4218">
      <w:r>
        <w:t xml:space="preserve">Nothing in this Agreement limits liability for </w:t>
      </w:r>
      <w:ins w:author="Reviewer B" w:date="2026-09-01T21:51:06Z" w:id="708">
        <w:r>
          <w:t>FRAUD</w:t>
        </w:r>
      </w:ins>
      <w:del w:author="Reviewer B" w:date="2026-09-01T21:51:06Z" w:id="708">
        <w:r>
          <w:delText>fraud or fraudulent misrepresentation</w:delText>
        </w:r>
      </w:del>
      <w:r>
        <w:t>.</w:t>
      </w:r>
    </w:p>
    <w:p w14:paraId="5B0B43AB" w14:textId="5B0B43AB">
      <w:r>
        <w:t>This Clause 9 is without prejudice to the Purchaser's right to specific performance.</w:t>
      </w:r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