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body>
    <w:p w14:paraId="5C0B453E" w14:textId="5C0B453E">
      <w:pPr>
        <w:pStyle w:val="Heading1"/>
      </w:pPr>
      <w:r>
        <w:t>Clause 7 — Confidentiality</w:t>
      </w:r>
    </w:p>
    <w:p w14:paraId="5D0B46D1" w14:textId="5D0B46D1">
      <w:r>
        <w:t xml:space="preserve">The </w:t>
      </w:r>
      <w:ins w:author="Test Author" w:date="2026-09-01T18:47:10Z" w:id="0">
        <w:r>
          <w:t>Recipient</w:t>
        </w:r>
      </w:ins>
      <w:del w:author="Test Author" w:date="2026-09-01T18:47:10Z" w:id="0">
        <w:r>
          <w:delText>Receiving Party</w:delText>
        </w:r>
      </w:del>
      <w:r>
        <w:t xml:space="preserve"> shall hold the Confidential Information in strict confidence and shall not disclose it to any third party.</w:t>
      </w:r>
    </w:p>
    <w:p w14:paraId="5A0B4218" w14:textId="5A0B4218">
      <w:r>
        <w:t>The obligations in this Clause 7 shall survive for a period of five years from the date of termination.</w:t>
      </w:r>
    </w:p>
    <w:p w14:paraId="5B0B43AB" w14:textId="5B0B43AB">
      <w:r>
        <w:t>Nothing in this Clause 7 restricts disclosure required by applicable law or by any competent regulatory authority.</w:t>
      </w:r>
    </w:p>
    <w:sectPr>
      <w:pgSz w:h="15840" w:w="12240"/>
      <w:pgMar w:bottom="1440" w:footer="720" w:gutter="0" w:header="720" w:left="1440" w:right="1440" w:top="1440"/>
    </w:sectPr>
  </w:body>
</w:document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style w:default="1" w:styleId="Normal" w:type="paragraph">
    <w:name w:val="Normal"/>
  </w:style>
  <w:style w:styleId="Heading1" w:type="paragraph">
    <w:name w:val="heading 1"/>
  </w:style>
</w:styles>
</file>

<file path=word/_rels/document.xml.rels><Relationships xmlns="http://schemas.openxmlformats.org/package/2006/relationships"><Relationship Id="rIdStyles" Target="styles.xml" Type="http://schemas.openxmlformats.org/officeDocument/2006/relationships/styles"/></Relationships>
</file>